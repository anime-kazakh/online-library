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2D0C" w14:textId="1BC486E4" w:rsidR="007E5164" w:rsidRDefault="00204B3A" w:rsidP="00204B3A">
      <w:pPr>
        <w:jc w:val="center"/>
        <w:rPr>
          <w:rPrChange w:id="0" w:author="Другой автор" w:date="2025-12-04T20:01:00Z" w16du:dateUtc="2025-12-04T16:01:00Z">
            <w:rPr>
              <w:sz w:val="48"/>
              <w:lang w:val="en-US"/>
            </w:rPr>
          </w:rPrChange>
        </w:rPr>
        <w:pPrChange w:id="1" w:author="Другой автор" w:date="2025-12-04T20:01:00Z" w16du:dateUtc="2025-12-04T16:01:00Z">
          <w:pPr>
            <w:jc w:val="center"/>
          </w:pPr>
        </w:pPrChange>
      </w:pPr>
      <w:r>
        <w:rPr>
          <w:sz w:val="48"/>
          <w:szCs w:val="48"/>
          <w:lang w:val="en-US"/>
        </w:rPr>
        <w:t>1984</w:t>
      </w:r>
      <w:del w:id="2" w:author="Другой автор" w:date="2025-12-04T20:01:00Z" w16du:dateUtc="2025-12-04T16:01:00Z">
        <w:r w:rsidR="00D74A08" w:rsidRPr="00D74A08">
          <w:rPr>
            <w:sz w:val="48"/>
            <w:szCs w:val="48"/>
            <w:lang w:val="en-US"/>
          </w:rPr>
          <w:delText>1984</w:delText>
        </w:r>
      </w:del>
    </w:p>
    <w:sectPr w:rsidR="007E5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59"/>
    <w:rsid w:val="00006159"/>
    <w:rsid w:val="00190754"/>
    <w:rsid w:val="00204B3A"/>
    <w:rsid w:val="007A4F91"/>
    <w:rsid w:val="007E5164"/>
    <w:rsid w:val="009060A0"/>
    <w:rsid w:val="00B40F5E"/>
    <w:rsid w:val="00D74A08"/>
    <w:rsid w:val="00EE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E41D"/>
  <w15:chartTrackingRefBased/>
  <w15:docId w15:val="{AE6ED74D-2681-4B94-BE28-BEB3DC72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1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1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1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1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1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1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1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1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1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6159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1907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Davletov</dc:creator>
  <cp:keywords/>
  <dc:description/>
  <cp:lastModifiedBy>Arman Davletov</cp:lastModifiedBy>
  <cp:revision>3</cp:revision>
  <dcterms:created xsi:type="dcterms:W3CDTF">2025-12-04T16:01:00Z</dcterms:created>
  <dcterms:modified xsi:type="dcterms:W3CDTF">2025-12-04T16:01:00Z</dcterms:modified>
</cp:coreProperties>
</file>